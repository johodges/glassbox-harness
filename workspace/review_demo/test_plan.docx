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Fire Test Plan: Compartment Tests with an Automatic Sprinkler</w:t>
      </w:r>
    </w:p>
    <w:p>
      <w:pPr/>
      <w:r>
        <w:t>Synthetic example for the glass-box teaching harness. Every name, number and place in it is made up.</w:t>
      </w:r>
    </w:p>
    <w:p>
      <w:pPr>
        <w:pStyle w:val="Heading1"/>
      </w:pPr>
      <w:r>
        <w:t>1 Purpose</w:t>
      </w:r>
    </w:p>
    <w:p>
      <w:pPr/>
      <w:r>
        <w:t xml:space="preserve">This plan describes </w:t>
      </w:r>
      <w:commentRangeStart w:id="1"/>
      <w:commentRangeStart w:id="5"/>
      <w:commentRangeStart w:id="6"/>
      <w:r>
        <w:t>a compartment fire test series</w:t>
      </w:r>
      <w:commentRangeEnd w:id="1"/>
      <w:commentRangeEnd w:id="5"/>
      <w:commentRangeEnd w:id="6"/>
      <w:r>
        <w:commentReference w:id="1"/>
      </w:r>
      <w:r>
        <w:commentReference w:id="5"/>
      </w:r>
      <w:r>
        <w:commentReference w:id="6"/>
      </w:r>
      <w:r>
        <w:t xml:space="preserve"> in a small room with one automatic sprinkler. The tests measure how quickly the hot gas layer forms, when the sprinkler activates, and how much the spray cools the room afterwards. The results will be used to check the sprinkler model.</w:t>
      </w:r>
    </w:p>
    <w:p>
      <w:pPr/>
      <w:r>
        <w:t>The plan is written for the test crew, the instrumentation team and the reviewers. It says what is measured, how the fires are built, and when a test is stopped. Questions go to the test director before the first ignition, not during a test.</w:t>
      </w:r>
    </w:p>
    <w:p>
      <w:pPr>
        <w:pStyle w:val="Heading1"/>
      </w:pPr>
      <w:r>
        <w:t>2 Scope</w:t>
      </w:r>
    </w:p>
    <w:p>
      <w:pPr/>
      <w:r>
        <w:t>The series covers a compartment fire test with wood cribs and a propane burner as the fuel. Each fuel load is burned under the same sprinkler, with the door open. Tests with the door closed, with upholstered furniture or with more than one sprinkler are outside this plan.</w:t>
      </w:r>
    </w:p>
    <w:p>
      <w:pPr/>
      <w:r>
        <w:t>The measurements cover the first twenty minutes after ignition. Longer tests are run only if the test director asks for them in writing beforehand.</w:t>
      </w:r>
    </w:p>
    <w:p>
      <w:pPr>
        <w:pStyle w:val="Heading1"/>
      </w:pPr>
      <w:r>
        <w:t>3 Test Facility</w:t>
      </w:r>
    </w:p>
    <w:p>
      <w:pPr/>
      <w:r>
        <w:t xml:space="preserve">The room is 3.6 m long, 2.4 m wide and 2.4 m high, with one opening, </w:t>
      </w:r>
      <w:commentRangeStart w:id="3"/>
      <w:r>
        <w:t>the doorway, on the short wall</w:t>
      </w:r>
      <w:commentRangeEnd w:id="3"/>
      <w:r>
        <w:commentReference w:id="3"/>
      </w:r>
      <w:r>
        <w:t>. The burn hall around the room is large enough that its air stays below 25 °C during a test.</w:t>
      </w:r>
    </w:p>
    <w:p>
      <w:pPr/>
      <w:r>
        <w:t>The walls are lined with two layers of gypsum board over a steel frame. The ceiling is a single sheet of calcium silicate board, so that the sprinkler sits on a flat, smooth surface.</w:t>
      </w:r>
    </w:p>
    <w:p>
      <w:pPr/>
      <w:r>
        <w:t xml:space="preserve">Smoke leaves the room through the doorway and rises into </w:t>
      </w:r>
      <w:r>
        <w:t>a</w:t>
      </w:r>
      <w:del w:id="14" w:author="B. Checker" w:date="2026-10-03T14:30:00Z">
        <w:r>
          <w:delText xml:space="preserve"> large</w:delText>
        </w:r>
      </w:del>
      <w:r>
        <w:t xml:space="preserve"> calorimetry hood</w:t>
      </w:r>
      <w:r>
        <w:t xml:space="preserve">. The hood draws the smoke into </w:t>
      </w:r>
      <w:commentRangeStart w:id="4"/>
      <w:r>
        <w:t>the exhaust duct</w:t>
      </w:r>
      <w:commentRangeEnd w:id="4"/>
      <w:r>
        <w:commentReference w:id="4"/>
      </w:r>
      <w:r>
        <w:t>, where the oxygen, carbon dioxide and flow are measured.</w:t>
      </w:r>
    </w:p>
    <w:p>
      <w:pPr>
        <w:pStyle w:val="Heading1"/>
      </w:pPr>
      <w:r>
        <w:t>4 Instrumentation</w:t>
      </w:r>
    </w:p>
    <w:p>
      <w:pPr/>
      <w:r>
        <w:t xml:space="preserve">Gas temperatures are </w:t>
      </w:r>
      <w:r>
        <w:t xml:space="preserve">measured with </w:t>
      </w:r>
      <w:ins w:id="9" w:author="A. Reviewer" w:date="2026-10-02T10:00:00Z">
        <w:r>
          <w:t xml:space="preserve">three </w:t>
        </w:r>
      </w:ins>
      <w:r>
        <w:t>thermocouple trees</w:t>
      </w:r>
      <w:r>
        <w:t xml:space="preserve"> in the front and rear corners of the room. Each tree carries </w:t>
      </w:r>
      <w:commentRangeStart w:id="2"/>
      <w:r>
        <w:t>Type K thermocouples</w:t>
      </w:r>
      <w:commentRangeEnd w:id="2"/>
      <w:r>
        <w:commentReference w:id="2"/>
      </w:r>
      <w:r>
        <w:t xml:space="preserve"> at eight heights, from 0.3 m to 2.3 m above the floor.</w:t>
      </w:r>
    </w:p>
    <w:p>
      <w:pPr/>
      <w:r>
        <w:t xml:space="preserve">Heat flux gauges sit on the floor at the centre of the room and at the doorway sill. Data are </w:t>
      </w:r>
      <w:r>
        <w:t>logged</w:t>
      </w:r>
      <w:del w:id="10" w:author="A. Reviewer" w:date="2026-10-02T10:00:00Z">
        <w:r>
          <w:delText xml:space="preserve"> and recorded</w:delText>
        </w:r>
      </w:del>
      <w:r>
        <w:t xml:space="preserve"> every second</w:t>
      </w:r>
      <w:r>
        <w:t xml:space="preserve"> from five minutes before ignition to the end of the test.</w:t>
      </w:r>
    </w:p>
    <w:p>
      <w:pPr/>
      <w:r>
        <w:t xml:space="preserve">Each test is filmed from </w:t>
      </w:r>
      <w:r>
        <w:t>two cameras</w:t>
      </w:r>
      <w:ins w:id="13" w:author="B. Checker" w:date="2026-10-03T14:30:00Z">
        <w:r>
          <w:t xml:space="preserve"> at 30 frames per second</w:t>
        </w:r>
      </w:ins>
      <w:r>
        <w:t>: one</w:t>
      </w:r>
      <w:r>
        <w:t xml:space="preserve"> at the doorway and one looking down from the hood.</w:t>
      </w:r>
    </w:p>
    <w:p>
      <w:pPr>
        <w:pStyle w:val="Heading1"/>
      </w:pPr>
      <w:r>
        <w:t>5 Test Conditions</w:t>
      </w:r>
    </w:p>
    <w:p>
      <w:pPr/>
      <w:r>
        <w:t>Table 1 lists the three tests. The fuel load and the target peak heat release rate change from test to test; the room, the sprinkler and the door stay the same.</w:t>
      </w:r>
    </w:p>
    <w:p>
      <w:r>
        <w:rPr>
          <w:b/>
        </w:rPr>
        <w:t>Table 1. Test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Fuel</w:t>
            </w:r>
          </w:p>
        </w:tc>
        <w:tc>
          <w:tcPr>
            <w:tcW w:type="dxa" w:w="2160"/>
          </w:tcPr>
          <w:p>
            <w:r>
              <w:rPr>
                <w:b/>
              </w:rPr>
              <w:t>Peak HRR</w:t>
            </w:r>
          </w:p>
        </w:tc>
        <w:tc>
          <w:tcPr>
            <w:tcW w:type="dxa" w:w="2160"/>
          </w:tcPr>
          <w:p>
            <w:r>
              <w:rPr>
                <w:b/>
              </w:rPr>
              <w:t>Ventilation</w:t>
            </w:r>
          </w:p>
        </w:tc>
      </w:tr>
      <w:tr>
        <w:tc>
          <w:tcPr>
            <w:tcW w:type="dxa" w:w="2160"/>
          </w:tcPr>
          <w:p>
            <w:r>
              <w:t>1</w:t>
            </w:r>
          </w:p>
        </w:tc>
        <w:tc>
          <w:tcPr>
            <w:tcW w:type="dxa" w:w="2160"/>
          </w:tcPr>
          <w:p>
            <w:r>
              <w:t>Wood crib, 20 kg</w:t>
            </w:r>
          </w:p>
        </w:tc>
        <w:tc>
          <w:tcPr>
            <w:tcW w:type="dxa" w:w="2160"/>
          </w:tcPr>
          <w:p>
            <w:del w:id="11" w:author="A. Reviewer" w:date="2026-10-02T10:00:00Z">
              <w:r>
                <w:delText>300</w:delText>
              </w:r>
            </w:del>
            <w:ins w:id="12" w:author="A. Reviewer" w:date="2026-10-02T10:00:00Z">
              <w:r>
                <w:t>350</w:t>
              </w:r>
            </w:ins>
            <w:r>
              <w:t xml:space="preserve"> kW</w:t>
            </w:r>
          </w:p>
        </w:tc>
        <w:tc>
          <w:tcPr>
            <w:tcW w:type="dxa" w:w="2160"/>
          </w:tcPr>
          <w:p>
            <w:r>
              <w:t>Door open</w:t>
            </w:r>
          </w:p>
        </w:tc>
      </w:tr>
      <w:tr>
        <w:tc>
          <w:tcPr>
            <w:tcW w:type="dxa" w:w="2160"/>
          </w:tcPr>
          <w:p>
            <w:r>
              <w:t>2</w:t>
            </w:r>
          </w:p>
        </w:tc>
        <w:tc>
          <w:tcPr>
            <w:tcW w:type="dxa" w:w="2160"/>
          </w:tcPr>
          <w:p>
            <w:r>
              <w:t>Wood crib, 30 kg</w:t>
            </w:r>
          </w:p>
        </w:tc>
        <w:tc>
          <w:tcPr>
            <w:tcW w:type="dxa" w:w="2160"/>
          </w:tcPr>
          <w:p>
            <w:r>
              <w:t>500 kW</w:t>
            </w:r>
          </w:p>
        </w:tc>
        <w:tc>
          <w:tcPr>
            <w:tcW w:type="dxa" w:w="2160"/>
          </w:tcPr>
          <w:p>
            <w:r>
              <w:t>Door open</w:t>
            </w:r>
          </w:p>
        </w:tc>
      </w:tr>
      <w:tr>
        <w:tc>
          <w:tcPr>
            <w:tcW w:type="dxa" w:w="2160"/>
          </w:tcPr>
          <w:p>
            <w:r>
              <w:t>3</w:t>
            </w:r>
          </w:p>
        </w:tc>
        <w:tc>
          <w:tcPr>
            <w:tcW w:type="dxa" w:w="2160"/>
          </w:tcPr>
          <w:p>
            <w:r>
              <w:t>Propane burner</w:t>
            </w:r>
          </w:p>
        </w:tc>
        <w:tc>
          <w:tcPr>
            <w:tcW w:type="dxa" w:w="2160"/>
          </w:tcPr>
          <w:p>
            <w:r>
              <w:t>250 kW</w:t>
            </w:r>
          </w:p>
        </w:tc>
        <w:tc>
          <w:tcPr>
            <w:tcW w:type="dxa" w:w="2160"/>
          </w:tcPr>
          <w:p>
            <w:r>
              <w:t>Door open</w:t>
            </w:r>
          </w:p>
        </w:tc>
      </w:tr>
    </w:tbl>
    <w:p>
      <w:pPr>
        <w:pStyle w:val="Heading1"/>
      </w:pPr>
      <w:r>
        <w:t>6 Procedure</w:t>
      </w:r>
    </w:p>
    <w:p>
      <w:pPr/>
      <w:r>
        <w:t>The crew checks every instrument, zeroes the gas analysers and starts the data logger. The fuel is ignited with a small propane torch at the centre of the crib.</w:t>
      </w:r>
    </w:p>
    <w:p>
      <w:pPr/>
      <w:r>
        <w:t>The sprinkler must activate within 5 minutes of ignition. If it has not activated by then, the test director stops the test and the crew puts the fire out by hand.</w:t>
      </w:r>
    </w:p>
    <w:p>
      <w:pPr/>
      <w:r>
        <w:t xml:space="preserve">After activation the sprinkler runs for </w:t>
      </w:r>
      <w:del w:id="7" w:author="A. Reviewer" w:date="2026-10-02T10:00:00Z">
        <w:r>
          <w:delText>approximately</w:delText>
        </w:r>
      </w:del>
      <w:ins w:id="8" w:author="A. Reviewer" w:date="2026-10-02T10:00:00Z">
        <w:r>
          <w:t>about</w:t>
        </w:r>
      </w:ins>
      <w:r>
        <w:t xml:space="preserve"> 20 minutes. The test ends when every thermocouple in the room reads below 50 °C.</w:t>
      </w:r>
    </w:p>
    <w:p>
      <w:pPr>
        <w:pStyle w:val="Heading1"/>
      </w:pPr>
      <w:r>
        <w:t>7 Acceptance Criteria</w:t>
      </w:r>
    </w:p>
    <w:p>
      <w:pPr/>
      <w:r>
        <w:t xml:space="preserve">A test is valid when every channel recorded data for the whole test. The ceiling gas temperature </w:t>
      </w:r>
      <w:r>
        <w:rPr>
          <w:b/>
          <w:bCs/>
          <w:rPrChange w:id="17" w:author="B. Checker" w:date="2026-10-03T14:30:00Z">
            <w:rPr/>
          </w:rPrChange>
        </w:rPr>
        <w:t>must not exceed 600 °C</w:t>
      </w:r>
      <w:r>
        <w:t xml:space="preserve"> at any thermocouple; a test above it is repeated with a smaller crib.</w:t>
      </w:r>
    </w:p>
    <w:p>
      <w:pPr/>
      <w:r>
        <w:t>The heat release rate from the hood must agree with the mass loss of the fuel within 15 percent.</w:t>
      </w:r>
    </w:p>
    <w:p>
      <w:pPr>
        <w:pStyle w:val="Heading1"/>
      </w:pPr>
      <w:r>
        <w:t>8 Safety</w:t>
      </w:r>
    </w:p>
    <w:p>
      <w:pPr/>
      <w:r>
        <w:t>Nobody enters the room between ignition and the end of the test. Two people with extinguishers stand by the doorway throughout.</w:t>
      </w:r>
    </w:p>
    <w:p w14:paraId="706B7187" w14:textId="5DCA23B7">
      <w:pPr>
        <w:rPr>
          <w:ins w:id="16" w:author="A. Reviewer" w:date="2026-10-02T10:00:00Z"/>
        </w:rPr>
      </w:pPr>
      <w:ins w:id="15" w:author="A. Reviewer" w:date="2026-10-02T10:00:00Z">
        <w:r>
          <w:t>A fire watch stays at the door until the room has cooled below 50 °C.</w:t>
        </w:r>
      </w:ins>
    </w:p>
    <w:p>
      <w:pPr/>
      <w:r>
        <w:t>Hearing protection and safety glasses are worn in the burn hall while a test runs.</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xmlns:r="http://schemas.openxmlformats.org/officeDocument/2006/relationships" mc:Ignorable="w14 w15 w16cid w16cex">
  <w:comment w:id="1" w:author="A. Reviewer" w:date="2026-10-02T10:00:00Z" w:initials="AR">
    <w:p w14:paraId="12351986" w14:textId="6D85C75E">
      <w:r>
        <w:annotationRef/>
      </w:r>
      <w:r>
        <w:t>Is this one test or a series of three?</w:t>
      </w:r>
    </w:p>
  </w:comment>
  <w:comment w:id="2" w:author="B. Checker" w:date="2026-10-03T14:30:00Z" w:initials="BC">
    <w:p w14:paraId="343DEC28" w14:textId="1928E165">
      <w:r>
        <w:annotationRef/>
      </w:r>
      <w:r>
        <w:t>Give the bead diameter.</w:t>
      </w:r>
    </w:p>
  </w:comment>
  <w:comment w:id="3" w:author="A. Reviewer" w:date="2026-10-02T10:00:00Z" w:initials="AR">
    <w:p w14:paraId="6EDD7A26" w14:textId="690517D2">
      <w:r>
        <w:annotationRef/>
      </w:r>
      <w:r>
        <w:t>Door width?</w:t>
      </w:r>
    </w:p>
  </w:comment>
  <w:comment w:id="4" w:author="A. Reviewer" w:date="2026-10-02T10:00:00Z" w:initials="AR">
    <w:p w14:paraId="521165D2" w14:textId="3D9BD1CF">
      <w:r>
        <w:annotationRef/>
      </w:r>
      <w:r>
        <w:t>Which duct sizes?</w:t>
      </w:r>
    </w:p>
  </w:comment>
  <w:comment w:id="5" w:author="B. Checker" w:date="2026-10-03T14:30:00Z" w:initials="BC">
    <w:p w14:paraId="4EC7D943" w14:textId="646822DC">
      <w:r>
        <w:annotationRef/>
      </w:r>
      <w:r>
        <w:t>Three tests, one per fuel load (Table 1).</w:t>
      </w:r>
    </w:p>
  </w:comment>
  <w:comment w:id="6" w:author="A. Reviewer" w:date="2026-10-04T09:15:00Z" w:initials="AR">
    <w:p w14:paraId="67750650" w14:textId="2C36F9E4">
      <w:r>
        <w:annotationRef/>
      </w:r>
      <w:r>
        <w:t>Then say so in the Scope.</w:t>
      </w:r>
    </w:p>
  </w:comment>
</w:comments>
</file>

<file path=word/commentsExtended.xml><?xml version="1.0" encoding="utf-8"?>
<w15:commentsEx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xmlns:r="http://schemas.openxmlformats.org/officeDocument/2006/relationships" mc:Ignorable="w15">
  <w15:commentEx w15:paraId="12351986" w15:done="0"/>
  <w15:commentEx w15:paraId="343DEC28" w15:done="0"/>
  <w15:commentEx w15:paraId="6EDD7A26" w15:done="1"/>
  <w15:commentEx w15:paraId="521165D2" w15:done="0"/>
  <w15:commentEx w15:paraId="4EC7D943" w15:paraIdParent="12351986" w15:done="0"/>
  <w15:commentEx w15:paraId="67750650" w15:paraIdParent="12351986" w15:done="0"/>
</w15:commentsEx>
</file>

<file path=word/commentsIds.xml><?xml version="1.0" encoding="utf-8"?>
<w16cid:commentsId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xmlns:r="http://schemas.openxmlformats.org/officeDocument/2006/relationships" mc:Ignorable="w16cid">
  <w16cid:commentId w16cid:paraId="12351986" w16cid:durableId="4E9011ED"/>
  <w16cid:commentId w16cid:paraId="343DEC28" w16cid:durableId="4ADF7C38"/>
  <w16cid:commentId w16cid:paraId="6EDD7A26" w16cid:durableId="35D15EEE"/>
  <w16cid:commentId w16cid:paraId="521165D2" w16cid:durableId="27CAC066"/>
  <w16cid:commentId w16cid:paraId="4EC7D943" w16cid:durableId="61B8F053"/>
  <w16cid:commentId w16cid:paraId="67750650" w16cid:durableId="1C5C3F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xmlns:r="http://schemas.openxmlformats.org/officeDocument/2006/relationships" mc:Ignorable="w15">
  <w15:person w15:author="A. Reviewer">
    <w15:presenceInfo w15:providerId="None" w15:userId="A. Reviewer"/>
  </w15:person>
  <w15:person w15:author="B. Checker">
    <w15:presenceInfo w15:providerId="None" w15:userId="B. Check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 Id="rId10" Type="http://schemas.microsoft.com/office/2011/relationships/commentsExtended" Target="commentsExtended.xml"/><Relationship Id="rId11" Type="http://schemas.microsoft.com/office/2016/09/relationships/commentsIds" Target="commentsIds.xml"/><Relationship Id="rId1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